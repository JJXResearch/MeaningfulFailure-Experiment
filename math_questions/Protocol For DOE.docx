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p14:paraId="2C078E63" wp14:textId="32CC3C54">
      <w:r w:rsidR="3102AA42">
        <w:rPr/>
        <w:t xml:space="preserve">There will be </w:t>
      </w:r>
      <w:commentRangeStart w:id="1126578006"/>
      <w:r w:rsidR="3102AA42">
        <w:rPr/>
        <w:t>three major</w:t>
      </w:r>
      <w:commentRangeEnd w:id="1126578006"/>
      <w:r>
        <w:rPr>
          <w:rStyle w:val="CommentReference"/>
        </w:rPr>
        <w:commentReference w:id="1126578006"/>
      </w:r>
      <w:r w:rsidR="3102AA42">
        <w:rPr/>
        <w:t xml:space="preserve"> events in this experiment:</w:t>
      </w:r>
    </w:p>
    <w:p w:rsidR="3102AA42" w:rsidP="1DE96E17" w:rsidRDefault="3102AA42" w14:paraId="3608F277" w14:textId="4E05BAD8">
      <w:pPr>
        <w:pStyle w:val="ListParagraph"/>
        <w:numPr>
          <w:ilvl w:val="0"/>
          <w:numId w:val="2"/>
        </w:numPr>
        <w:rPr>
          <w:sz w:val="24"/>
          <w:szCs w:val="24"/>
        </w:rPr>
        <w:pPrChange w:author="Tathyana Moratti" w:date="2025-12-01T19:15:45Z">
          <w:pPr/>
        </w:pPrChange>
      </w:pPr>
      <w:r w:rsidR="3102AA42">
        <w:rPr/>
        <w:t>Rest:</w:t>
      </w:r>
    </w:p>
    <w:p w:rsidR="5A5E889D" w:rsidRDefault="5A5E889D" w14:paraId="612F9427" w14:textId="49C1D5B2">
      <w:r w:rsidRPr="1DE96E17" w:rsidR="5A5E889D">
        <w:rPr>
          <w:lang w:val="en-US"/>
        </w:rPr>
        <w:t xml:space="preserve">After welcoming participants to the experiment, a blank screen or a plus sign will appear to give participants a chance to rest. </w:t>
      </w:r>
      <w:r w:rsidRPr="1DE96E17" w:rsidR="5A5E889D">
        <w:rPr>
          <w:lang w:val="en-US"/>
        </w:rPr>
        <w:t>The purpose of this activity is to collect baseline data when students are not engaged in any task.</w:t>
      </w:r>
      <w:r w:rsidRPr="1DE96E17" w:rsidR="5A5E889D">
        <w:rPr>
          <w:lang w:val="en-US"/>
        </w:rPr>
        <w:t xml:space="preserve"> This will last for </w:t>
      </w:r>
      <w:commentRangeStart w:id="1379630555"/>
      <w:r w:rsidRPr="1DE96E17" w:rsidR="5A5E889D">
        <w:rPr>
          <w:lang w:val="en-US"/>
        </w:rPr>
        <w:t>3 minutes</w:t>
      </w:r>
      <w:commentRangeEnd w:id="1379630555"/>
      <w:r>
        <w:rPr>
          <w:rStyle w:val="CommentReference"/>
        </w:rPr>
        <w:commentReference w:id="1379630555"/>
      </w:r>
      <w:r w:rsidRPr="1DE96E17" w:rsidR="5A5E889D">
        <w:rPr>
          <w:lang w:val="en-US"/>
        </w:rPr>
        <w:t xml:space="preserve">, during which data from all devices (e.g., EEG, Camera, </w:t>
      </w:r>
      <w:r w:rsidRPr="1DE96E17" w:rsidR="5A5E889D">
        <w:rPr>
          <w:lang w:val="en-US"/>
        </w:rPr>
        <w:t>Emotibit</w:t>
      </w:r>
      <w:r w:rsidRPr="1DE96E17" w:rsidR="5A5E889D">
        <w:rPr>
          <w:lang w:val="en-US"/>
        </w:rPr>
        <w:t>) will be recorded with timestamps.</w:t>
      </w:r>
    </w:p>
    <w:p w:rsidR="3102AA42" w:rsidP="1DE96E17" w:rsidRDefault="3102AA42" w14:paraId="2E30AFE9" w14:textId="0A68F5EB">
      <w:pPr>
        <w:pStyle w:val="ListParagraph"/>
        <w:numPr>
          <w:ilvl w:val="0"/>
          <w:numId w:val="2"/>
        </w:numPr>
        <w:rPr>
          <w:sz w:val="24"/>
          <w:szCs w:val="24"/>
        </w:rPr>
        <w:pPrChange w:author="Tathyana Moratti" w:date="2025-12-01T19:15:50.058Z">
          <w:pPr>
            <w:pStyle w:val="Normal"/>
          </w:pPr>
        </w:pPrChange>
      </w:pPr>
      <w:r w:rsidR="3102AA42">
        <w:rPr/>
        <w:t>Working memory load</w:t>
      </w:r>
      <w:r w:rsidR="19473DD3">
        <w:rPr/>
        <w:t xml:space="preserve">: </w:t>
      </w:r>
    </w:p>
    <w:p w:rsidR="19473DD3" w:rsidP="1DE96E17" w:rsidRDefault="19473DD3" w14:paraId="66B70BE7" w14:textId="092D4F55">
      <w:pPr>
        <w:pStyle w:val="ListParagraph"/>
        <w:numPr>
          <w:ilvl w:val="0"/>
          <w:numId w:val="1"/>
        </w:numPr>
        <w:rPr>
          <w:sz w:val="24"/>
          <w:szCs w:val="24"/>
        </w:rPr>
      </w:pPr>
      <w:del w:author="Tathyana Moratti" w:date="2025-12-01T19:31:30.143Z" w:id="79084247">
        <w:r w:rsidDel="19473DD3">
          <w:delText xml:space="preserve">After </w:delText>
        </w:r>
        <w:r w:rsidDel="7F770409">
          <w:delText>3 min, a</w:delText>
        </w:r>
      </w:del>
      <w:ins w:author="Tathyana Moratti" w:date="2025-12-01T19:31:30.179Z" w:id="19347540">
        <w:r w:rsidR="56FE725E">
          <w:t>A</w:t>
        </w:r>
      </w:ins>
      <w:r w:rsidR="7F770409">
        <w:rPr/>
        <w:t xml:space="preserve"> letter will be displayed for 20-30sec, and a mental math will be displayed </w:t>
      </w:r>
      <w:r w:rsidR="7561F007">
        <w:rPr/>
        <w:t>for 40-60 sec</w:t>
      </w:r>
      <w:r w:rsidR="7F770409">
        <w:rPr/>
        <w:t xml:space="preserve">. This </w:t>
      </w:r>
      <w:r w:rsidR="257A90F8">
        <w:rPr/>
        <w:t xml:space="preserve">will be </w:t>
      </w:r>
      <w:r w:rsidR="5B152240">
        <w:rPr/>
        <w:t>randomized,</w:t>
      </w:r>
      <w:r w:rsidR="257A90F8">
        <w:rPr/>
        <w:t xml:space="preserve"> and </w:t>
      </w:r>
      <w:r w:rsidR="26BBB98C">
        <w:rPr/>
        <w:t xml:space="preserve">no repetition will be there. </w:t>
      </w:r>
    </w:p>
    <w:p w:rsidR="342666F3" w:rsidP="1DE96E17" w:rsidRDefault="342666F3" w14:paraId="0FF4FC44" w14:textId="1170596C">
      <w:pPr>
        <w:pStyle w:val="ListParagraph"/>
        <w:numPr>
          <w:ilvl w:val="0"/>
          <w:numId w:val="1"/>
        </w:numPr>
        <w:rPr/>
      </w:pPr>
      <w:r w:rsidR="342666F3">
        <w:rPr/>
        <w:t xml:space="preserve">Seven letters from 14 letters and Seven math problems </w:t>
      </w:r>
      <w:r w:rsidR="12CBC266">
        <w:rPr/>
        <w:t xml:space="preserve">from 14 math problems </w:t>
      </w:r>
      <w:r w:rsidR="342666F3">
        <w:rPr/>
        <w:t>will be in this part of the exp.</w:t>
      </w:r>
    </w:p>
    <w:p w:rsidR="20D9964A" w:rsidP="1DE96E17" w:rsidRDefault="20D9964A" w14:paraId="5B3D87C2" w14:textId="0F723F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DE96E17" w:rsidR="20D9964A">
        <w:rPr>
          <w:sz w:val="24"/>
          <w:szCs w:val="24"/>
        </w:rPr>
        <w:t>I will give two excel sheets for letter and math</w:t>
      </w:r>
    </w:p>
    <w:p w:rsidR="342666F3" w:rsidP="1DE96E17" w:rsidRDefault="342666F3" w14:paraId="4659A578" w14:textId="7D791B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DE96E17" w:rsidR="342666F3">
        <w:rPr>
          <w:sz w:val="24"/>
          <w:szCs w:val="24"/>
        </w:rPr>
        <w:t xml:space="preserve">For example, </w:t>
      </w:r>
    </w:p>
    <w:p w:rsidR="342666F3" w:rsidP="1DE96E17" w:rsidRDefault="342666F3" w14:paraId="7A8F6F45" w14:textId="3CC3809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1DE96E17" w:rsidR="342666F3">
        <w:rPr>
          <w:sz w:val="24"/>
          <w:szCs w:val="24"/>
          <w:lang w:val="en-US"/>
        </w:rPr>
        <w:t xml:space="preserve">Remember </w:t>
      </w:r>
      <w:r w:rsidRPr="1DE96E17" w:rsidR="342666F3">
        <w:rPr>
          <w:sz w:val="24"/>
          <w:szCs w:val="24"/>
          <w:lang w:val="en-US"/>
        </w:rPr>
        <w:t>the letter</w:t>
      </w:r>
      <w:r w:rsidRPr="1DE96E17" w:rsidR="342666F3">
        <w:rPr>
          <w:sz w:val="24"/>
          <w:szCs w:val="24"/>
          <w:lang w:val="en-US"/>
        </w:rPr>
        <w:t xml:space="preserve"> A. </w:t>
      </w:r>
    </w:p>
    <w:p w:rsidR="342666F3" w:rsidP="1DE96E17" w:rsidRDefault="342666F3" w14:paraId="69ED9813" w14:textId="24342B1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DE96E17" w:rsidR="342666F3">
        <w:rPr>
          <w:sz w:val="24"/>
          <w:szCs w:val="24"/>
        </w:rPr>
        <w:t>Solve the following math: 8/4+9</w:t>
      </w:r>
      <w:r w:rsidRPr="1DE96E17" w:rsidR="7670A31C">
        <w:rPr>
          <w:sz w:val="24"/>
          <w:szCs w:val="24"/>
        </w:rPr>
        <w:t xml:space="preserve"> </w:t>
      </w:r>
      <w:r w:rsidRPr="1DE96E17" w:rsidR="342666F3">
        <w:rPr>
          <w:sz w:val="24"/>
          <w:szCs w:val="24"/>
        </w:rPr>
        <w:t>[ A textbox to insert the answer]</w:t>
      </w:r>
    </w:p>
    <w:p w:rsidR="342666F3" w:rsidP="1DE96E17" w:rsidRDefault="342666F3" w14:paraId="2B346534" w14:textId="5EF910F5">
      <w:pPr>
        <w:pStyle w:val="ListParagraph"/>
        <w:numPr>
          <w:ilvl w:val="1"/>
          <w:numId w:val="1"/>
        </w:numPr>
        <w:rPr>
          <w:ins w:author="Tathyana Moratti" w:date="2025-12-01T19:29:27.757Z" w16du:dateUtc="2025-12-01T19:29:27.757Z" w:id="1055067444"/>
          <w:sz w:val="24"/>
          <w:szCs w:val="24"/>
        </w:rPr>
      </w:pPr>
      <w:r w:rsidRPr="1DE96E17" w:rsidR="342666F3">
        <w:rPr>
          <w:sz w:val="24"/>
          <w:szCs w:val="24"/>
        </w:rPr>
        <w:t xml:space="preserve">What letter did you see before </w:t>
      </w:r>
      <w:r w:rsidRPr="1DE96E17" w:rsidR="342666F3">
        <w:rPr>
          <w:sz w:val="24"/>
          <w:szCs w:val="24"/>
        </w:rPr>
        <w:t>math</w:t>
      </w:r>
      <w:r w:rsidRPr="1DE96E17" w:rsidR="342666F3">
        <w:rPr>
          <w:sz w:val="24"/>
          <w:szCs w:val="24"/>
        </w:rPr>
        <w:t>?</w:t>
      </w:r>
    </w:p>
    <w:p w:rsidR="49E00E29" w:rsidP="1DE96E17" w:rsidRDefault="49E00E29" w14:paraId="6A4A5EF7" w14:textId="1B66CC3F">
      <w:pPr>
        <w:pStyle w:val="ListParagraph"/>
        <w:numPr>
          <w:ilvl w:val="1"/>
          <w:numId w:val="1"/>
        </w:numPr>
        <w:rPr>
          <w:sz w:val="24"/>
          <w:szCs w:val="24"/>
        </w:rPr>
      </w:pPr>
      <w:commentRangeStart w:id="1172675612"/>
      <w:ins w:author="Tathyana Moratti" w:date="2025-12-01T19:29:31.66Z" w:id="280602531">
        <w:r w:rsidRPr="1DE96E17" w:rsidR="49E00E29">
          <w:rPr>
            <w:sz w:val="24"/>
            <w:szCs w:val="24"/>
          </w:rPr>
          <w:t>NASA</w:t>
        </w:r>
      </w:ins>
      <w:commentRangeEnd w:id="1172675612"/>
      <w:r>
        <w:rPr>
          <w:rStyle w:val="CommentReference"/>
        </w:rPr>
        <w:commentReference w:id="1172675612"/>
      </w:r>
    </w:p>
    <w:p w:rsidR="3FD8E533" w:rsidP="1DE96E17" w:rsidRDefault="3FD8E533" w14:paraId="68D7E36F" w14:textId="14A219D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1DE96E17" w:rsidR="3FD8E533">
        <w:rPr>
          <w:lang w:val="en-US"/>
        </w:rPr>
        <w:t>A</w:t>
      </w:r>
      <w:r w:rsidRPr="1DE96E17" w:rsidR="3FD8E533">
        <w:rPr>
          <w:lang w:val="en-US"/>
        </w:rPr>
        <w:t xml:space="preserve">ll devices (e.g., EEG, Camera, </w:t>
      </w:r>
      <w:r w:rsidRPr="1DE96E17" w:rsidR="3FD8E533">
        <w:rPr>
          <w:lang w:val="en-US"/>
        </w:rPr>
        <w:t>Emotibit</w:t>
      </w:r>
      <w:r w:rsidRPr="1DE96E17" w:rsidR="3FD8E533">
        <w:rPr>
          <w:lang w:val="en-US"/>
        </w:rPr>
        <w:t>) data will be collected with timestamps</w:t>
      </w:r>
      <w:r w:rsidRPr="1DE96E17" w:rsidR="3FD8E533">
        <w:rPr>
          <w:lang w:val="en-US"/>
        </w:rPr>
        <w:t>.</w:t>
      </w:r>
    </w:p>
    <w:p w:rsidR="4EE362D7" w:rsidP="1DE96E17" w:rsidRDefault="4EE362D7" w14:paraId="6D2170FB" w14:textId="769C2D02">
      <w:pPr>
        <w:pStyle w:val="ListParagraph"/>
        <w:numPr>
          <w:ilvl w:val="0"/>
          <w:numId w:val="1"/>
        </w:numPr>
        <w:rPr>
          <w:lang w:val="en-US"/>
        </w:rPr>
      </w:pPr>
      <w:r w:rsidRPr="1DE96E17" w:rsidR="4EE362D7">
        <w:rPr>
          <w:lang w:val="en-US"/>
        </w:rPr>
        <w:t xml:space="preserve"> The time limit for this task </w:t>
      </w:r>
      <w:r w:rsidRPr="1DE96E17" w:rsidR="4EE362D7">
        <w:rPr>
          <w:lang w:val="en-US"/>
        </w:rPr>
        <w:t xml:space="preserve">is </w:t>
      </w:r>
      <w:r w:rsidRPr="1DE96E17" w:rsidR="2DFFE873">
        <w:rPr>
          <w:lang w:val="en-US"/>
        </w:rPr>
        <w:t>at max</w:t>
      </w:r>
      <w:r w:rsidRPr="1DE96E17" w:rsidR="2DFFE873">
        <w:rPr>
          <w:lang w:val="en-US"/>
        </w:rPr>
        <w:t xml:space="preserve"> 10 minutes. This activity will be a baseline </w:t>
      </w:r>
      <w:r w:rsidRPr="1DE96E17" w:rsidR="61A3A478">
        <w:rPr>
          <w:lang w:val="en-US"/>
        </w:rPr>
        <w:t>for</w:t>
      </w:r>
      <w:r w:rsidRPr="1DE96E17" w:rsidR="2DFFE873">
        <w:rPr>
          <w:lang w:val="en-US"/>
        </w:rPr>
        <w:t xml:space="preserve"> </w:t>
      </w:r>
      <w:r w:rsidRPr="1DE96E17" w:rsidR="1437198D">
        <w:rPr>
          <w:lang w:val="en-US"/>
        </w:rPr>
        <w:t>data</w:t>
      </w:r>
      <w:r w:rsidRPr="1DE96E17" w:rsidR="4D71F297">
        <w:rPr>
          <w:lang w:val="en-US"/>
        </w:rPr>
        <w:t xml:space="preserve"> on</w:t>
      </w:r>
      <w:r w:rsidRPr="1DE96E17" w:rsidR="2DFFE873">
        <w:rPr>
          <w:lang w:val="en-US"/>
        </w:rPr>
        <w:t xml:space="preserve"> how participants struggle</w:t>
      </w:r>
      <w:r w:rsidRPr="1DE96E17" w:rsidR="7CD9F12A">
        <w:rPr>
          <w:lang w:val="en-US"/>
        </w:rPr>
        <w:t xml:space="preserve"> </w:t>
      </w:r>
      <w:r w:rsidRPr="1DE96E17" w:rsidR="46F6BD0D">
        <w:rPr>
          <w:lang w:val="en-US"/>
        </w:rPr>
        <w:t xml:space="preserve">with </w:t>
      </w:r>
      <w:r w:rsidRPr="1DE96E17" w:rsidR="7CD9F12A">
        <w:rPr>
          <w:lang w:val="en-US"/>
        </w:rPr>
        <w:t xml:space="preserve">problems. </w:t>
      </w:r>
    </w:p>
    <w:p w:rsidR="1DE96E17" w:rsidP="1DE96E17" w:rsidRDefault="1DE96E17" w14:paraId="5D0C2FC3" w14:textId="5251B9BF">
      <w:pPr>
        <w:pStyle w:val="ListParagraph"/>
        <w:ind w:left="720"/>
        <w:rPr>
          <w:lang w:val="en-US"/>
        </w:rPr>
      </w:pPr>
    </w:p>
    <w:p w:rsidR="1EE3E785" w:rsidP="1DE96E17" w:rsidRDefault="1EE3E785" w14:paraId="61DAF5DC" w14:textId="6F55A895">
      <w:pPr>
        <w:pStyle w:val="ListParagraph"/>
        <w:numPr>
          <w:ilvl w:val="0"/>
          <w:numId w:val="2"/>
        </w:numPr>
        <w:rPr>
          <w:sz w:val="24"/>
          <w:szCs w:val="24"/>
        </w:rPr>
        <w:pPrChange w:author="Tathyana Moratti" w:date="2025-12-01T19:16:15.834Z">
          <w:pPr>
            <w:pStyle w:val="Normal"/>
          </w:pPr>
        </w:pPrChange>
      </w:pPr>
      <w:ins w:author="Tathyana Moratti" w:date="2025-12-01T19:16:46.303Z" w:id="955970478">
        <w:r w:rsidRPr="1DE96E17" w:rsidR="1EE3E785">
          <w:rPr>
            <w:sz w:val="24"/>
            <w:szCs w:val="24"/>
          </w:rPr>
          <w:t>Experiment</w:t>
        </w:r>
      </w:ins>
    </w:p>
    <w:p w:rsidR="5C2B0BA5" w:rsidP="1DE96E17" w:rsidRDefault="5C2B0BA5" w14:paraId="4E794A45" w14:textId="4DA42F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DE96E17" w:rsidR="5C2B0BA5">
        <w:rPr>
          <w:sz w:val="24"/>
          <w:szCs w:val="24"/>
        </w:rPr>
        <w:t>Open-ended questions with</w:t>
      </w:r>
      <w:r w:rsidRPr="1DE96E17" w:rsidR="69A1AC9E">
        <w:rPr>
          <w:sz w:val="24"/>
          <w:szCs w:val="24"/>
        </w:rPr>
        <w:t xml:space="preserve"> 2</w:t>
      </w:r>
      <w:r w:rsidRPr="1DE96E17" w:rsidR="5C2B0BA5">
        <w:rPr>
          <w:sz w:val="24"/>
          <w:szCs w:val="24"/>
        </w:rPr>
        <w:t xml:space="preserve"> </w:t>
      </w:r>
      <w:r w:rsidRPr="1DE96E17" w:rsidR="3F4C9B53">
        <w:rPr>
          <w:sz w:val="24"/>
          <w:szCs w:val="24"/>
        </w:rPr>
        <w:t>answer</w:t>
      </w:r>
      <w:r w:rsidRPr="1DE96E17" w:rsidR="5C2B0BA5">
        <w:rPr>
          <w:sz w:val="24"/>
          <w:szCs w:val="24"/>
        </w:rPr>
        <w:t xml:space="preserve"> boxes</w:t>
      </w:r>
      <w:r w:rsidRPr="1DE96E17" w:rsidR="5C2B0BA5">
        <w:rPr>
          <w:sz w:val="24"/>
          <w:szCs w:val="24"/>
        </w:rPr>
        <w:t xml:space="preserve">: </w:t>
      </w:r>
      <w:r w:rsidRPr="1DE96E17" w:rsidR="437E2904">
        <w:rPr>
          <w:sz w:val="24"/>
          <w:szCs w:val="24"/>
        </w:rPr>
        <w:t>one for the number and the unit</w:t>
      </w:r>
      <w:r w:rsidRPr="1DE96E17" w:rsidR="260D6A0B">
        <w:rPr>
          <w:sz w:val="24"/>
          <w:szCs w:val="24"/>
        </w:rPr>
        <w:t>,</w:t>
      </w:r>
      <w:r w:rsidRPr="1DE96E17" w:rsidR="437E2904">
        <w:rPr>
          <w:sz w:val="24"/>
          <w:szCs w:val="24"/>
        </w:rPr>
        <w:t xml:space="preserve"> and the other for them to justify their answer.</w:t>
      </w:r>
      <w:r w:rsidRPr="1DE96E17" w:rsidR="4CC3BC3E">
        <w:rPr>
          <w:sz w:val="24"/>
          <w:szCs w:val="24"/>
        </w:rPr>
        <w:t xml:space="preserve"> DDL 08/12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M" w:author="Tathyana Moratti" w:date="2025-12-01T14:28:33" w:id="1126578006">
    <w:p xmlns:w14="http://schemas.microsoft.com/office/word/2010/wordml" xmlns:w="http://schemas.openxmlformats.org/wordprocessingml/2006/main" w:rsidR="308A5FF7" w:rsidRDefault="21BE13A3" w14:paraId="5B7E14DF" w14:textId="3FF9585E">
      <w:pPr>
        <w:pStyle w:val="CommentText"/>
      </w:pPr>
      <w:r>
        <w:rPr>
          <w:rStyle w:val="CommentReference"/>
        </w:rPr>
        <w:annotationRef/>
      </w:r>
      <w:r w:rsidRPr="1AE4859F" w:rsidR="6A0B54C3">
        <w:t>I numbered the events, but I'm not sure if you wanted to say that. If not, we can delete the 3rd one. This is the reason why I didn't describe the 3rd event</w:t>
      </w:r>
    </w:p>
  </w:comment>
  <w:comment xmlns:w="http://schemas.openxmlformats.org/wordprocessingml/2006/main" w:initials="TM" w:author="Tathyana Moratti" w:date="2025-12-01T14:30:38" w:id="1379630555">
    <w:p xmlns:w14="http://schemas.microsoft.com/office/word/2010/wordml" xmlns:w="http://schemas.openxmlformats.org/wordprocessingml/2006/main" w:rsidR="282AC607" w:rsidRDefault="3A05E30F" w14:paraId="66138C75" w14:textId="024C3321">
      <w:pPr>
        <w:pStyle w:val="CommentText"/>
      </w:pPr>
      <w:r>
        <w:rPr>
          <w:rStyle w:val="CommentReference"/>
        </w:rPr>
        <w:annotationRef/>
      </w:r>
      <w:r w:rsidRPr="2C1A6F8A" w:rsidR="1155DFB7">
        <w:t>The code needs to be set up for this time</w:t>
      </w:r>
    </w:p>
  </w:comment>
  <w:comment xmlns:w="http://schemas.openxmlformats.org/wordprocessingml/2006/main" w:initials="RD" w:author="Runu Proma Das" w:date="2025-12-01T21:57:37" w:id="1172675612">
    <w:p xmlns:w14="http://schemas.microsoft.com/office/word/2010/wordml" xmlns:w="http://schemas.openxmlformats.org/wordprocessingml/2006/main" w:rsidR="1D34A954" w:rsidRDefault="1255A1E6" w14:paraId="0A99831A" w14:textId="1B85D32A">
      <w:pPr>
        <w:pStyle w:val="CommentText"/>
      </w:pPr>
      <w:r>
        <w:rPr>
          <w:rStyle w:val="CommentReference"/>
        </w:rPr>
        <w:annotationRef/>
      </w:r>
      <w:r w:rsidRPr="467E2A1E" w:rsidR="26B962D5">
        <w:t xml:space="preserve">I personally don't think NASA is needed for calibration.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B7E14DF"/>
  <w15:commentEx w15:done="1" w15:paraId="66138C75"/>
  <w15:commentEx w15:done="1" w15:paraId="0A99831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984DBD" w16cex:dateUtc="2025-12-01T19:28:33.694Z"/>
  <w16cex:commentExtensible w16cex:durableId="0EB5BF88" w16cex:dateUtc="2025-12-01T19:30:38.801Z"/>
  <w16cex:commentExtensible w16cex:durableId="43C53D3F" w16cex:dateUtc="2025-12-02T02:57:37.57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B7E14DF" w16cid:durableId="77984DBD"/>
  <w16cid:commentId w16cid:paraId="66138C75" w16cid:durableId="0EB5BF88"/>
  <w16cid:commentId w16cid:paraId="0A99831A" w16cid:durableId="43C53D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0a424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cf8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unu Proma Das">
    <w15:presenceInfo w15:providerId="AD" w15:userId="S::rd23102@uga.edu::c5011707-5c9e-45fb-a4eb-1b1a5ac2d333"/>
  </w15:person>
  <w15:person w15:author="Tathyana Moratti">
    <w15:presenceInfo w15:providerId="AD" w15:userId="S::tm42316@uga.edu::cbf80b52-a6c6-4599-bd20-60197a70fe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A8C26"/>
    <w:rsid w:val="02CEEC2F"/>
    <w:rsid w:val="0636AC6D"/>
    <w:rsid w:val="06490717"/>
    <w:rsid w:val="0770074E"/>
    <w:rsid w:val="11427C8E"/>
    <w:rsid w:val="12CBC266"/>
    <w:rsid w:val="133BD389"/>
    <w:rsid w:val="134D37A7"/>
    <w:rsid w:val="1361E083"/>
    <w:rsid w:val="1437198D"/>
    <w:rsid w:val="158152AA"/>
    <w:rsid w:val="1624E4BB"/>
    <w:rsid w:val="16A368EC"/>
    <w:rsid w:val="1939B110"/>
    <w:rsid w:val="19473DD3"/>
    <w:rsid w:val="1DE96E17"/>
    <w:rsid w:val="1E9C82BF"/>
    <w:rsid w:val="1ED40F46"/>
    <w:rsid w:val="1EE3E785"/>
    <w:rsid w:val="20D9964A"/>
    <w:rsid w:val="22864B82"/>
    <w:rsid w:val="247D4F39"/>
    <w:rsid w:val="24D32B22"/>
    <w:rsid w:val="257A90F8"/>
    <w:rsid w:val="260D6A0B"/>
    <w:rsid w:val="26BBB98C"/>
    <w:rsid w:val="2CD4D900"/>
    <w:rsid w:val="2DFFE873"/>
    <w:rsid w:val="3102AA42"/>
    <w:rsid w:val="33D678D5"/>
    <w:rsid w:val="342666F3"/>
    <w:rsid w:val="388AB1DA"/>
    <w:rsid w:val="39596A80"/>
    <w:rsid w:val="3B59BB56"/>
    <w:rsid w:val="3BB9FB4C"/>
    <w:rsid w:val="3C785B52"/>
    <w:rsid w:val="3F4C9B53"/>
    <w:rsid w:val="3FD8E533"/>
    <w:rsid w:val="437E2904"/>
    <w:rsid w:val="43DA8C26"/>
    <w:rsid w:val="445C2739"/>
    <w:rsid w:val="4489AF67"/>
    <w:rsid w:val="45A39F59"/>
    <w:rsid w:val="46F6BD0D"/>
    <w:rsid w:val="49E00E29"/>
    <w:rsid w:val="4AB7D8CB"/>
    <w:rsid w:val="4BE80F3F"/>
    <w:rsid w:val="4C1D554C"/>
    <w:rsid w:val="4CAFFE6B"/>
    <w:rsid w:val="4CC3BC3E"/>
    <w:rsid w:val="4CE929A4"/>
    <w:rsid w:val="4D07B1C5"/>
    <w:rsid w:val="4D6CB0ED"/>
    <w:rsid w:val="4D71F297"/>
    <w:rsid w:val="4EE362D7"/>
    <w:rsid w:val="528C5B5B"/>
    <w:rsid w:val="52D13FB5"/>
    <w:rsid w:val="545A26BC"/>
    <w:rsid w:val="56FE725E"/>
    <w:rsid w:val="573D64CE"/>
    <w:rsid w:val="5A34CB19"/>
    <w:rsid w:val="5A5E889D"/>
    <w:rsid w:val="5ABBF594"/>
    <w:rsid w:val="5B152240"/>
    <w:rsid w:val="5C2B0BA5"/>
    <w:rsid w:val="5CAFDFC0"/>
    <w:rsid w:val="5F457FEA"/>
    <w:rsid w:val="61A3A478"/>
    <w:rsid w:val="62AF5D3F"/>
    <w:rsid w:val="69A1AC9E"/>
    <w:rsid w:val="6AAD1C0F"/>
    <w:rsid w:val="6AB4FFF4"/>
    <w:rsid w:val="6CC87265"/>
    <w:rsid w:val="6D875E7E"/>
    <w:rsid w:val="7561F007"/>
    <w:rsid w:val="75B2C9CD"/>
    <w:rsid w:val="75C85B1D"/>
    <w:rsid w:val="7670A31C"/>
    <w:rsid w:val="772E77C0"/>
    <w:rsid w:val="78432337"/>
    <w:rsid w:val="7B358D00"/>
    <w:rsid w:val="7CD9F12A"/>
    <w:rsid w:val="7D02CCA6"/>
    <w:rsid w:val="7D5C983C"/>
    <w:rsid w:val="7D683CF6"/>
    <w:rsid w:val="7DA371E6"/>
    <w:rsid w:val="7F77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8C26"/>
  <w15:chartTrackingRefBased/>
  <w15:docId w15:val="{6A078CEA-20C8-4018-AE8D-A09CC2B228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E96E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cd2835ce9d79499d" /><Relationship Type="http://schemas.microsoft.com/office/2011/relationships/people" Target="people.xml" Id="Ra81d29bf8707428e" /><Relationship Type="http://schemas.microsoft.com/office/2011/relationships/commentsExtended" Target="commentsExtended.xml" Id="R14addc16a8524d44" /><Relationship Type="http://schemas.microsoft.com/office/2016/09/relationships/commentsIds" Target="commentsIds.xml" Id="R7022d2e5ebfc479d" /><Relationship Type="http://schemas.microsoft.com/office/2018/08/relationships/commentsExtensible" Target="commentsExtensible.xml" Id="Ree155d58d0ad4b1b" /><Relationship Type="http://schemas.openxmlformats.org/officeDocument/2006/relationships/numbering" Target="numbering.xml" Id="R4e77d4de15d043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2025-12-01T16:53:02.2918958Z</dcterms:created>
  <dcterms:modified xsi:type="dcterms:W3CDTF">2025-12-02T18:48:56.9865457Z</dcterms:modified>
  <dc:creator>Runu Proma Das</dc:creator>
  <lastModifiedBy>Jiajia Xie</lastModifiedBy>
</coreProperties>
</file>